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6B7C" w14:textId="3FB77943" w:rsidR="00961079" w:rsidRDefault="00C666F9" w:rsidP="00AC45ED">
      <w:pPr>
        <w:pStyle w:val="Heading1"/>
        <w:rPr>
          <w:lang w:val="en-US"/>
        </w:rPr>
      </w:pPr>
      <w:r>
        <w:rPr>
          <w:lang w:val="en-US"/>
        </w:rPr>
        <w:t>Homework assignment 1</w:t>
      </w:r>
    </w:p>
    <w:p w14:paraId="175B1105" w14:textId="503CE66B" w:rsidR="00C666F9" w:rsidRDefault="00C666F9" w:rsidP="00C666F9">
      <w:pPr>
        <w:pStyle w:val="Heading2"/>
        <w:rPr>
          <w:lang w:val="en-US"/>
        </w:rPr>
      </w:pPr>
      <w:r>
        <w:rPr>
          <w:lang w:val="en-US"/>
        </w:rPr>
        <w:t>1. First order logic, conjunctive normal form</w:t>
      </w:r>
    </w:p>
    <w:p w14:paraId="4EF31ABA" w14:textId="54D9A262" w:rsidR="00C666F9" w:rsidRDefault="00C666F9" w:rsidP="00C666F9">
      <w:pPr>
        <w:rPr>
          <w:lang w:val="en-US"/>
        </w:rPr>
      </w:pPr>
      <w:r>
        <w:rPr>
          <w:lang w:val="en-US"/>
        </w:rPr>
        <w:t>Considering that:</w:t>
      </w:r>
    </w:p>
    <w:p w14:paraId="345ED2AE" w14:textId="3D95C808" w:rsidR="00C666F9" w:rsidRDefault="00C666F9" w:rsidP="00C666F9">
      <w:pPr>
        <w:pStyle w:val="ListBullet"/>
        <w:rPr>
          <w:lang w:val="en-US"/>
        </w:rPr>
      </w:pPr>
      <w:r>
        <w:rPr>
          <w:lang w:val="en-US"/>
        </w:rPr>
        <w:t>Every project is related to at least one research topic.</w:t>
      </w:r>
    </w:p>
    <w:p w14:paraId="5C4511DA" w14:textId="4557E312" w:rsidR="00C666F9" w:rsidRDefault="00C666F9" w:rsidP="00C666F9">
      <w:pPr>
        <w:pStyle w:val="ListBullet"/>
        <w:rPr>
          <w:lang w:val="en-US"/>
        </w:rPr>
      </w:pPr>
      <w:r w:rsidRPr="00C666F9">
        <w:rPr>
          <w:lang w:val="en-US"/>
        </w:rPr>
        <w:t xml:space="preserve">For any project, any student working on that project studies every topic related to that </w:t>
      </w:r>
      <w:r>
        <w:rPr>
          <w:lang w:val="en-US"/>
        </w:rPr>
        <w:t>project.</w:t>
      </w:r>
    </w:p>
    <w:p w14:paraId="7071EE49" w14:textId="14956606" w:rsidR="00C666F9" w:rsidRDefault="00C666F9" w:rsidP="00C666F9">
      <w:pPr>
        <w:pStyle w:val="ListBullet"/>
        <w:rPr>
          <w:lang w:val="en-US"/>
        </w:rPr>
      </w:pPr>
      <w:r>
        <w:rPr>
          <w:lang w:val="en-US"/>
        </w:rPr>
        <w:t>If someone is supervising a project, then there must be a student who works on that project.</w:t>
      </w:r>
    </w:p>
    <w:p w14:paraId="05D48DC6" w14:textId="651BA9B0" w:rsidR="00C666F9" w:rsidRDefault="00C666F9" w:rsidP="00C666F9">
      <w:pPr>
        <w:pStyle w:val="ListBullet"/>
        <w:rPr>
          <w:lang w:val="en-US"/>
        </w:rPr>
      </w:pPr>
      <w:r>
        <w:rPr>
          <w:lang w:val="en-US"/>
        </w:rPr>
        <w:t>Cris works on proj1.</w:t>
      </w:r>
    </w:p>
    <w:p w14:paraId="31F257BB" w14:textId="47F96229" w:rsidR="00C666F9" w:rsidRDefault="00C666F9" w:rsidP="00C666F9">
      <w:pPr>
        <w:pStyle w:val="ListBullet"/>
        <w:rPr>
          <w:lang w:val="en-US"/>
        </w:rPr>
      </w:pPr>
      <w:r>
        <w:rPr>
          <w:lang w:val="en-US"/>
        </w:rPr>
        <w:t>AI and Logic are topics of proj2</w:t>
      </w:r>
    </w:p>
    <w:p w14:paraId="12BDE917" w14:textId="6F5A595C" w:rsidR="00C666F9" w:rsidRDefault="00C666F9" w:rsidP="00C666F9">
      <w:pPr>
        <w:pStyle w:val="ListBullet"/>
        <w:rPr>
          <w:lang w:val="en-US"/>
        </w:rPr>
      </w:pPr>
      <w:r w:rsidRPr="00C666F9">
        <w:rPr>
          <w:lang w:val="en-US"/>
        </w:rPr>
        <w:t>Alice supervises proj2.</w:t>
      </w:r>
    </w:p>
    <w:p w14:paraId="6867959E" w14:textId="59CC18B5" w:rsidR="00C666F9" w:rsidRDefault="00C666F9" w:rsidP="003278EC">
      <w:pPr>
        <w:pStyle w:val="Heading3"/>
        <w:numPr>
          <w:ilvl w:val="1"/>
          <w:numId w:val="3"/>
        </w:numPr>
        <w:rPr>
          <w:lang w:val="en-US"/>
        </w:rPr>
      </w:pPr>
      <w:r>
        <w:rPr>
          <w:lang w:val="en-US"/>
        </w:rPr>
        <w:t>Part A: convert the statements to first-order logic:</w:t>
      </w:r>
    </w:p>
    <w:p w14:paraId="13C78E54" w14:textId="49C3BE0B" w:rsidR="00C666F9" w:rsidRDefault="00C666F9" w:rsidP="00C666F9">
      <w:pPr>
        <w:rPr>
          <w:lang w:val="en-US"/>
        </w:rPr>
      </w:pPr>
      <w:r>
        <w:rPr>
          <w:lang w:val="en-US"/>
        </w:rPr>
        <w:t>Let:</w:t>
      </w:r>
    </w:p>
    <w:p w14:paraId="14F15992" w14:textId="1925D2B7" w:rsidR="006C4070" w:rsidRPr="00C666F9" w:rsidRDefault="00000000" w:rsidP="00C666F9">
      <w:pPr>
        <w:rPr>
          <w:rFonts w:eastAsiaTheme="minorEastAsia"/>
          <w:lang w:val="en-US"/>
        </w:rPr>
      </w:pPr>
      <m:oMathPara>
        <m:oMath>
          <m:box>
            <m:boxPr>
              <m:noBreak m:val="0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ox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project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research topic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S=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student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related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T, P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=T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 xml:space="preserve"> is related to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 P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works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S, P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=S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works on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 P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studies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S, T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=S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studies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 T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supervises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S, P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=S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supervises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 P</m:t>
                  </m:r>
                </m:e>
              </m:eqArr>
            </m:e>
          </m:box>
        </m:oMath>
      </m:oMathPara>
    </w:p>
    <w:p w14:paraId="48B1E6BE" w14:textId="3F2E5973" w:rsidR="00C666F9" w:rsidRDefault="00C666F9" w:rsidP="00C666F9">
      <w:pPr>
        <w:rPr>
          <w:lang w:val="en-US"/>
        </w:rPr>
      </w:pPr>
      <w:r>
        <w:rPr>
          <w:lang w:val="en-US"/>
        </w:rPr>
        <w:t>“</w:t>
      </w:r>
      <w:r>
        <w:rPr>
          <w:i/>
          <w:iCs/>
          <w:lang w:val="en-US"/>
        </w:rPr>
        <w:t>Every project is related to at least one research topic”</w:t>
      </w:r>
      <w:r>
        <w:rPr>
          <w:lang w:val="en-US"/>
        </w:rPr>
        <w:t>:</w:t>
      </w:r>
    </w:p>
    <w:p w14:paraId="1F2E96A8" w14:textId="786309D9" w:rsidR="00C666F9" w:rsidRPr="00C666F9" w:rsidRDefault="00C666F9" w:rsidP="00C666F9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∀P.</m:t>
          </m:r>
          <m:r>
            <w:rPr>
              <w:rFonts w:ascii="Cambria Math" w:eastAsiaTheme="minorEastAsia" w:hAnsi="Cambria Math"/>
              <w:lang w:val="en-US"/>
            </w:rPr>
            <m:t>∃T. related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T, P</m:t>
              </m:r>
            </m:e>
          </m:d>
        </m:oMath>
      </m:oMathPara>
    </w:p>
    <w:p w14:paraId="15173E6F" w14:textId="77777777" w:rsidR="00C666F9" w:rsidRDefault="00C666F9" w:rsidP="00C666F9">
      <w:pPr>
        <w:rPr>
          <w:lang w:val="en-US"/>
        </w:rPr>
      </w:pPr>
      <w:r>
        <w:rPr>
          <w:lang w:val="en-US"/>
        </w:rPr>
        <w:t>“</w:t>
      </w:r>
      <w:r>
        <w:rPr>
          <w:i/>
          <w:iCs/>
          <w:lang w:val="en-US"/>
        </w:rPr>
        <w:t>For any project, any student working on that project studies every topic related to that project</w:t>
      </w:r>
      <w:r>
        <w:rPr>
          <w:lang w:val="en-US"/>
        </w:rPr>
        <w:t>”:</w:t>
      </w:r>
    </w:p>
    <w:p w14:paraId="29E519E9" w14:textId="486892AE" w:rsidR="006C4070" w:rsidRPr="00745A5F" w:rsidRDefault="00C666F9" w:rsidP="00745A5F">
      <w:pPr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∀P. ∀S.∀T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works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S, P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∧related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T, P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→studies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S, T</m:t>
                  </m:r>
                </m:e>
              </m:d>
            </m:e>
          </m:d>
        </m:oMath>
      </m:oMathPara>
    </w:p>
    <w:p w14:paraId="01C3D14C" w14:textId="36EAFCDE" w:rsidR="006C4070" w:rsidRDefault="006C4070" w:rsidP="006C4070">
      <w:pPr>
        <w:rPr>
          <w:lang w:val="en-US"/>
        </w:rPr>
      </w:pPr>
      <w:r>
        <w:rPr>
          <w:lang w:val="en-US"/>
        </w:rPr>
        <w:t>“</w:t>
      </w:r>
      <w:r>
        <w:rPr>
          <w:i/>
          <w:iCs/>
          <w:lang w:val="en-US"/>
        </w:rPr>
        <w:t>If someone is supervising a project, then there must be a student who works on that project</w:t>
      </w:r>
      <w:r>
        <w:rPr>
          <w:lang w:val="en-US"/>
        </w:rPr>
        <w:t>”:</w:t>
      </w:r>
    </w:p>
    <w:p w14:paraId="283AE983" w14:textId="6F67445D" w:rsidR="00745A5F" w:rsidRDefault="001C0550" w:rsidP="00745A5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∀P.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∃X. supervises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X, P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→∃S. works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S, P</m:t>
                  </m:r>
                </m:e>
              </m:d>
            </m:e>
          </m:d>
        </m:oMath>
      </m:oMathPara>
    </w:p>
    <w:p w14:paraId="1AEC162E" w14:textId="77777777" w:rsidR="00745A5F" w:rsidRDefault="00745A5F" w:rsidP="003278EC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11A0646C" w14:textId="164F18AF" w:rsidR="00745A5F" w:rsidRDefault="00745A5F" w:rsidP="00745A5F">
      <w:pPr>
        <w:rPr>
          <w:rFonts w:eastAsiaTheme="minorEastAsia"/>
          <w:lang w:val="en-US"/>
        </w:rPr>
      </w:pPr>
      <w:r>
        <w:rPr>
          <w:rFonts w:eastAsiaTheme="minorEastAsia"/>
          <w:i/>
          <w:iCs/>
          <w:lang w:val="en-US"/>
        </w:rPr>
        <w:lastRenderedPageBreak/>
        <w:t>“Cris works on proj1</w:t>
      </w:r>
      <w:r>
        <w:rPr>
          <w:rFonts w:eastAsiaTheme="minorEastAsia"/>
          <w:lang w:val="en-US"/>
        </w:rPr>
        <w:t>”:</w:t>
      </w:r>
    </w:p>
    <w:p w14:paraId="145765AD" w14:textId="59FBD08D" w:rsidR="00745A5F" w:rsidRPr="00745A5F" w:rsidRDefault="00745A5F" w:rsidP="00745A5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works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cris, proj1</m:t>
              </m:r>
            </m:e>
          </m:d>
        </m:oMath>
      </m:oMathPara>
    </w:p>
    <w:p w14:paraId="3A4804D0" w14:textId="65EFAE0B" w:rsidR="00745A5F" w:rsidRDefault="003278EC" w:rsidP="00745A5F">
      <w:pPr>
        <w:rPr>
          <w:rFonts w:eastAsiaTheme="minorEastAsia"/>
          <w:lang w:val="en-US"/>
        </w:rPr>
      </w:pPr>
      <w:r>
        <w:rPr>
          <w:rFonts w:eastAsiaTheme="minorEastAsia"/>
          <w:i/>
          <w:iCs/>
          <w:lang w:val="en-US"/>
        </w:rPr>
        <w:t>“AI</w:t>
      </w:r>
      <w:r w:rsidR="00745A5F">
        <w:rPr>
          <w:rFonts w:eastAsiaTheme="minorEastAsia"/>
          <w:i/>
          <w:iCs/>
          <w:lang w:val="en-US"/>
        </w:rPr>
        <w:t xml:space="preserve"> and Logic are topics of proj2</w:t>
      </w:r>
      <w:r w:rsidR="00745A5F">
        <w:rPr>
          <w:rFonts w:eastAsiaTheme="minorEastAsia"/>
          <w:lang w:val="en-US"/>
        </w:rPr>
        <w:t>”:</w:t>
      </w:r>
    </w:p>
    <w:p w14:paraId="0FB3ED65" w14:textId="1B5E4902" w:rsidR="00745A5F" w:rsidRPr="00745A5F" w:rsidRDefault="00745A5F" w:rsidP="00745A5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related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ai, proj2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∧related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logic, proj2</m:t>
              </m:r>
            </m:e>
          </m:d>
        </m:oMath>
      </m:oMathPara>
    </w:p>
    <w:p w14:paraId="2DA60A21" w14:textId="3F7D2171" w:rsidR="00745A5F" w:rsidRDefault="00745A5F" w:rsidP="00745A5F">
      <w:pPr>
        <w:rPr>
          <w:lang w:val="en-US"/>
        </w:rPr>
      </w:pPr>
      <w:r>
        <w:rPr>
          <w:i/>
          <w:iCs/>
          <w:lang w:val="en-US"/>
        </w:rPr>
        <w:t>“Alice supervises proj2</w:t>
      </w:r>
      <w:r>
        <w:rPr>
          <w:lang w:val="en-US"/>
        </w:rPr>
        <w:t>”:</w:t>
      </w:r>
    </w:p>
    <w:p w14:paraId="3B0D24D6" w14:textId="6F941586" w:rsidR="00745A5F" w:rsidRPr="00745A5F" w:rsidRDefault="00745A5F" w:rsidP="00745A5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supervises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alice, proj2</m:t>
              </m:r>
            </m:e>
          </m:d>
        </m:oMath>
      </m:oMathPara>
    </w:p>
    <w:p w14:paraId="39FA344C" w14:textId="2541CCFC" w:rsidR="00745A5F" w:rsidRDefault="00745A5F" w:rsidP="003278EC">
      <w:pPr>
        <w:pStyle w:val="Heading3"/>
        <w:numPr>
          <w:ilvl w:val="1"/>
          <w:numId w:val="3"/>
        </w:numPr>
        <w:rPr>
          <w:lang w:val="en-US"/>
        </w:rPr>
      </w:pPr>
      <w:r>
        <w:rPr>
          <w:lang w:val="en-US"/>
        </w:rPr>
        <w:t>Part B: Conversion to CNF</w:t>
      </w:r>
    </w:p>
    <w:p w14:paraId="74133B82" w14:textId="49F381F1" w:rsidR="001C0550" w:rsidRPr="001C0550" w:rsidRDefault="00000000" w:rsidP="001C0550">
      <w:pPr>
        <w:rPr>
          <w:rFonts w:eastAsiaTheme="minorEastAsia"/>
          <w:lang w:val="en-US"/>
        </w:rPr>
      </w:pPr>
      <m:oMathPara>
        <m:oMath>
          <m:box>
            <m:boxPr>
              <m:noBreak m:val="0"/>
              <m:ctrlPr>
                <w:rPr>
                  <w:rFonts w:ascii="Cambria Math" w:hAnsi="Cambria Math"/>
                  <w:i/>
                  <w:lang w:val="en-US"/>
                </w:rPr>
              </m:ctrlPr>
            </m:box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∀P. ∃T. related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T, P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  <w:lang w:val="en-US"/>
                    </w:rPr>
                    <m:t>∀P. related(f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 xml:space="preserve">, P)) ,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skolemisation </m:t>
                  </m:r>
                  <m:r>
                    <w:rPr>
                      <w:rFonts w:ascii="Cambria Math" w:hAnsi="Cambria Math"/>
                      <w:lang w:val="en-US"/>
                    </w:rPr>
                    <m:t>(T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becomes the skolem function </m:t>
                  </m:r>
                  <m:r>
                    <w:rPr>
                      <w:rFonts w:ascii="Cambria Math" w:hAnsi="Cambria Math"/>
                      <w:lang w:val="en-US"/>
                    </w:rPr>
                    <m:t>f(P))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related(f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P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, P)), 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generalisation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∴</m:t>
                  </m:r>
                  <m:borderBox>
                    <m:borderBox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borderBox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=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related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lang w:val="en-US"/>
                                    </w:rPr>
                                    <m:t>P</m:t>
                                  </m:r>
                                </m:e>
                              </m:d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, P</m:t>
                              </m:r>
                            </m:e>
                          </m:d>
                        </m:e>
                      </m:d>
                    </m:e>
                  </m:borderBox>
                </m:e>
              </m:eqArr>
            </m:e>
          </m:box>
        </m:oMath>
      </m:oMathPara>
    </w:p>
    <w:p w14:paraId="2BF026F3" w14:textId="7F8ECF63" w:rsidR="001C0550" w:rsidRPr="001C0550" w:rsidRDefault="00000000" w:rsidP="001C0550">
      <w:pPr>
        <w:rPr>
          <w:rFonts w:eastAsiaTheme="minorEastAsia"/>
          <w:lang w:val="en-US"/>
        </w:rPr>
      </w:pPr>
      <m:oMathPara>
        <m:oMath>
          <m:box>
            <m:boxPr>
              <m:noBreak m:val="0"/>
              <m:ctrlPr>
                <w:rPr>
                  <w:rFonts w:ascii="Cambria Math" w:hAnsi="Cambria Math"/>
                  <w:i/>
                  <w:lang w:val="en-US"/>
                </w:rPr>
              </m:ctrlPr>
            </m:box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 xml:space="preserve">∀P. ∀S. ∀T.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works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S, P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∧related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T, P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→studies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S, T</m:t>
                          </m:r>
                        </m:e>
                      </m:d>
                    </m:e>
                  </m:d>
                </m:e>
                <m:e>
                  <m:r>
                    <w:rPr>
                      <w:rFonts w:ascii="Cambria Math" w:hAnsi="Cambria Math"/>
                      <w:lang w:val="en-US"/>
                    </w:rPr>
                    <m:t xml:space="preserve">∀P. ∀S. ∀T.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¬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works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S, P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∧related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T, P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∨studies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S, T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implication removal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∀P. ∀S. ∀T. 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¬works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S, P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∨¬related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T, P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∨studies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S, T</m:t>
                          </m:r>
                        </m:e>
                      </m:d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, 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De Morgan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¬works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S, P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∨¬related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T, P</m:t>
                          </m:r>
                        </m:e>
                      </m:d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∨studies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S, T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, 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generalisation</m:t>
                  </m:r>
                  <m:ctrlPr>
                    <w:rPr>
                      <w:rFonts w:ascii="Cambria Math" w:eastAsia="Cambria Math" w:hAnsi="Cambria Math" w:cs="Cambria Math"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∴</m:t>
                  </m:r>
                  <m:borderBox>
                    <m:borderBox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borderBox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=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¬works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S, P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, ¬related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T, P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, studies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S, T</m:t>
                              </m:r>
                            </m:e>
                          </m:d>
                        </m:e>
                      </m:d>
                    </m:e>
                  </m:borderBox>
                </m:e>
              </m:eqArr>
            </m:e>
          </m:box>
        </m:oMath>
      </m:oMathPara>
    </w:p>
    <w:p w14:paraId="791D3DF2" w14:textId="058C474F" w:rsidR="004C0D53" w:rsidRPr="004C0D53" w:rsidRDefault="00000000" w:rsidP="004C0D53">
      <w:pPr>
        <w:rPr>
          <w:rFonts w:eastAsiaTheme="minorEastAsia"/>
          <w:lang w:val="en-US"/>
        </w:rPr>
      </w:pPr>
      <m:oMathPara>
        <m:oMath>
          <m:box>
            <m:boxPr>
              <m:noBreak m:val="0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ox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∀P.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∃X. supervises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X, P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→∃S. works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S, P</m:t>
                          </m:r>
                        </m:e>
                      </m:d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∀P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¬∃X.supervises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X, P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∨∃S.works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S, P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implication removal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∀P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∀X.¬supervises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X, P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∨∃S.works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S, P</m:t>
                          </m:r>
                        </m:e>
                      </m:d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pushing implication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∀P. ∀X. ∃S.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¬supervises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X, P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∨works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S, P</m:t>
                          </m:r>
                        </m:e>
                      </m:d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prenex form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∀P. ∀X. 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¬supervises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X, P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∨works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P, X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, P</m:t>
                          </m:r>
                        </m:e>
                      </m:d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skolemisation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¬supervises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X, P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∨works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P, X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, P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generalisation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∴</m:t>
                  </m:r>
                  <m:borderBox>
                    <m:borderBox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borderBox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¬supervises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X, P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, works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g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lang w:val="en-US"/>
                                    </w:rPr>
                                    <m:t>P, X</m:t>
                                  </m:r>
                                </m:e>
                              </m:d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, P</m:t>
                              </m:r>
                            </m:e>
                          </m:d>
                        </m:e>
                      </m:d>
                    </m:e>
                  </m:borderBox>
                </m:e>
              </m:eqArr>
            </m:e>
          </m:box>
        </m:oMath>
      </m:oMathPara>
    </w:p>
    <w:p w14:paraId="4D9A7CD6" w14:textId="3FBACEE7" w:rsidR="004C0D53" w:rsidRDefault="004C0D53" w:rsidP="004C0D53">
      <w:pPr>
        <w:rPr>
          <w:lang w:val="en-US"/>
        </w:rPr>
      </w:pPr>
      <w:r>
        <w:rPr>
          <w:i/>
          <w:iCs/>
          <w:lang w:val="en-US"/>
        </w:rPr>
        <w:t>And we have the following facts</w:t>
      </w:r>
      <w:r>
        <w:rPr>
          <w:lang w:val="en-US"/>
        </w:rPr>
        <w:t>:</w:t>
      </w:r>
    </w:p>
    <w:p w14:paraId="05A80EF1" w14:textId="2E3DA5F6" w:rsidR="004C0D53" w:rsidRPr="004C0D53" w:rsidRDefault="00000000" w:rsidP="004C0D53">
      <w:pPr>
        <w:rPr>
          <w:rFonts w:eastAsiaTheme="minorEastAsia"/>
          <w:lang w:val="en-US"/>
        </w:rPr>
      </w:pPr>
      <m:oMathPara>
        <m:oMath>
          <m:box>
            <m:boxPr>
              <m:noBreak m:val="0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ox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works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cris, proj1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∴</m:t>
                  </m:r>
                  <m:borderBox>
                    <m:borderBox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borderBox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=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works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cris, proj1</m:t>
                              </m:r>
                            </m:e>
                          </m:d>
                        </m:e>
                      </m:d>
                    </m:e>
                  </m:borderBox>
                </m:e>
              </m:eqArr>
            </m:e>
          </m:box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5FE8D69C" w14:textId="5572BFEF" w:rsidR="004C0D53" w:rsidRPr="003278EC" w:rsidRDefault="00000000" w:rsidP="004C0D53">
      <w:pPr>
        <w:rPr>
          <w:rFonts w:eastAsiaTheme="minorEastAsia"/>
          <w:lang w:val="en-US"/>
        </w:rPr>
      </w:pPr>
      <m:oMathPara>
        <m:oMath>
          <m:box>
            <m:boxPr>
              <m:noBreak m:val="0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ox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related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ai, proj2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∧related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logic, proj2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∴</m:t>
                  </m:r>
                  <m:borderBox>
                    <m:borderBox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borderBox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=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related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ai, proj2</m:t>
                              </m:r>
                            </m:e>
                          </m:d>
                        </m:e>
                      </m:d>
                    </m:e>
                  </m:borderBox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,  </m:t>
                  </m:r>
                  <m:borderBox>
                    <m:borderBox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borderBox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=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related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logic, proj2</m:t>
                              </m:r>
                            </m:e>
                          </m:d>
                        </m:e>
                      </m:d>
                    </m:e>
                  </m:borderBox>
                </m:e>
              </m:eqArr>
            </m:e>
          </m:box>
        </m:oMath>
      </m:oMathPara>
    </w:p>
    <w:p w14:paraId="684E3E40" w14:textId="370BDB3A" w:rsidR="003278EC" w:rsidRDefault="00000000" w:rsidP="004C0D53">
      <w:pPr>
        <w:rPr>
          <w:rFonts w:eastAsiaTheme="minorEastAsia"/>
          <w:lang w:val="en-US"/>
        </w:rPr>
      </w:pPr>
      <m:oMathPara>
        <m:oMath>
          <m:box>
            <m:boxPr>
              <m:noBreak m:val="0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ox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supervises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alice, proj2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∴</m:t>
                  </m:r>
                  <m:borderBox>
                    <m:borderBox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borderBox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7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=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supervises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alice, proj2</m:t>
                              </m:r>
                            </m:e>
                          </m:d>
                        </m:e>
                      </m:d>
                    </m:e>
                  </m:borderBox>
                </m:e>
              </m:eqArr>
            </m:e>
          </m:box>
        </m:oMath>
      </m:oMathPara>
    </w:p>
    <w:p w14:paraId="5CE60B72" w14:textId="77777777" w:rsidR="003278EC" w:rsidRDefault="003278E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3D09CB2A" w14:textId="6381D389" w:rsidR="003278EC" w:rsidRDefault="003278EC" w:rsidP="003278EC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Natural deduction</w:t>
      </w:r>
    </w:p>
    <w:p w14:paraId="518298CB" w14:textId="02D9516E" w:rsidR="003278EC" w:rsidRDefault="003278EC" w:rsidP="003278EC">
      <w:pPr>
        <w:pStyle w:val="Heading3"/>
        <w:numPr>
          <w:ilvl w:val="1"/>
          <w:numId w:val="3"/>
        </w:numPr>
        <w:rPr>
          <w:lang w:val="en-US"/>
        </w:rPr>
      </w:pPr>
      <w:r>
        <w:rPr>
          <w:lang w:val="en-US"/>
        </w:rPr>
        <w:t>Natural deduction, and proposition</w:t>
      </w:r>
    </w:p>
    <w:p w14:paraId="688C2A6D" w14:textId="72887BE1" w:rsidR="003278EC" w:rsidRDefault="003278EC" w:rsidP="003278EC">
      <w:pPr>
        <w:rPr>
          <w:lang w:val="en-US"/>
        </w:rPr>
      </w:pPr>
      <w:r>
        <w:rPr>
          <w:lang w:val="en-US"/>
        </w:rPr>
        <w:t>Use natural deduction to prove:</w:t>
      </w:r>
    </w:p>
    <w:p w14:paraId="496D16CD" w14:textId="1F73A4EA" w:rsidR="00A35D84" w:rsidRPr="00FE3CFF" w:rsidRDefault="00000000" w:rsidP="003278EC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A∨B</m:t>
              </m:r>
            </m:e>
          </m:d>
          <m:r>
            <w:rPr>
              <w:rFonts w:ascii="Cambria Math" w:hAnsi="Cambria Math"/>
              <w:lang w:val="en-US"/>
            </w:rPr>
            <m:t>∧¬B→A</m:t>
          </m:r>
        </m:oMath>
      </m:oMathPara>
    </w:p>
    <w:p w14:paraId="5ADECC3D" w14:textId="7D5CA322" w:rsidR="00FE3CFF" w:rsidRPr="00E636B4" w:rsidRDefault="00FE3CFF" w:rsidP="00FE3CFF">
      <w:pPr>
        <w:rPr>
          <w:lang w:val="en-US"/>
        </w:rPr>
      </w:pPr>
      <w:r>
        <w:rPr>
          <w:lang w:val="en-US"/>
        </w:rPr>
        <w:t>Proof.</w:t>
      </w:r>
    </w:p>
    <w:p w14:paraId="3A65A1D0" w14:textId="0D63F12B" w:rsidR="00E636B4" w:rsidRPr="005910EC" w:rsidRDefault="00C06921" w:rsidP="003278EC">
      <w:pPr>
        <w:rPr>
          <w:rFonts w:eastAsiaTheme="minorEastAsia"/>
          <w:sz w:val="22"/>
          <w:szCs w:val="22"/>
          <w:lang w:val="en-US"/>
        </w:rPr>
      </w:pPr>
      <m:oMathPara>
        <m:oMath>
          <m:box>
            <m:boxPr>
              <m:noBreak m:val="0"/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n-US"/>
                </w:rPr>
              </m:ctrlPr>
            </m:box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en-US"/>
                    </w:rPr>
                  </m:ctrlPr>
                </m:eqArrPr>
                <m:e>
                  <m:bar>
                    <m:bar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bar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A∨B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  <w:lang w:val="en-US"/>
                                </w:rPr>
                                <m:t xml:space="preserve">∧¬B 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  <w:lang w:val="en-US"/>
                            </w:rPr>
                            <m:t>1</m:t>
                          </m:r>
                        </m:sup>
                      </m:sSup>
                    </m:e>
                  </m:bar>
                </m:e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w:tab/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w:tab/>
                    <m:t xml:space="preserve"> </m:t>
                  </m:r>
                  <m:box>
                    <m:boxPr>
                      <m:noBreak m:val="0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box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bar>
                                <m:bar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bar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B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m:t xml:space="preserve"> ¬B</m:t>
                                  </m:r>
                                </m:e>
                              </m:ba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  <w:lang w:val="en-US"/>
                                </w:rPr>
                                <m:t>∧E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bar>
                                <m:bar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B∧¬B</m:t>
                                  </m:r>
                                </m:e>
                              </m:ba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  <w:lang w:val="en-US"/>
                                </w:rPr>
                                <m:t>∧I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bar>
                                <m:bar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⊥</m:t>
                                  </m:r>
                                </m:e>
                              </m:ba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2"/>
                                  <w:szCs w:val="22"/>
                                  <w:lang w:val="en-US"/>
                                </w:rPr>
                                <m:t>⊥I</m:t>
                              </m:r>
                            </m:sub>
                          </m:sSub>
                        </m:e>
                      </m:eqArr>
                    </m:e>
                  </m:box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bar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A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  <w:lang w:val="en-US"/>
                            </w:rPr>
                            <w:tab/>
                            <m:t xml:space="preserve"> A∨B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  <w:lang w:val="en-US"/>
                            </w:rPr>
                            <w:tab/>
                            <m:t xml:space="preserve"> A</m:t>
                          </m:r>
                        </m:e>
                      </m:ba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  <w:lang w:val="en-US"/>
                        </w:rPr>
                        <m:t>∨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  <w:lang w:val="en-US"/>
                            </w:rPr>
                            <m:t>2, 3</m:t>
                          </m:r>
                        </m:sup>
                      </m:sSup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bar>
                        <m:bar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2"/>
                              <w:szCs w:val="22"/>
                              <w:lang w:val="en-US"/>
                            </w:rPr>
                            <m:t>A</m:t>
                          </m:r>
                        </m:e>
                      </m:ba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2"/>
                          <w:szCs w:val="22"/>
                          <w:lang w:val="en-US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2"/>
                              <w:szCs w:val="22"/>
                              <w:lang w:val="en-US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sz w:val="22"/>
                              <w:szCs w:val="22"/>
                              <w:lang w:val="en-US"/>
                            </w:rPr>
                            <m:t>1</m:t>
                          </m:r>
                        </m:sup>
                      </m:sSup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2"/>
                          <w:szCs w:val="22"/>
                          <w:lang w:val="en-US"/>
                        </w:rPr>
                        <m:t>A∨B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∧¬B→A</m:t>
                  </m:r>
                </m:e>
              </m:eqArr>
            </m:e>
          </m:box>
        </m:oMath>
      </m:oMathPara>
    </w:p>
    <w:p w14:paraId="59EF45E8" w14:textId="70DB611B" w:rsidR="00942382" w:rsidRDefault="00CD616D" w:rsidP="00CD616D">
      <w:pPr>
        <w:pStyle w:val="Heading3"/>
        <w:numPr>
          <w:ilvl w:val="1"/>
          <w:numId w:val="3"/>
        </w:numPr>
        <w:rPr>
          <w:lang w:val="en-US"/>
        </w:rPr>
      </w:pPr>
      <w:r>
        <w:rPr>
          <w:lang w:val="en-US"/>
        </w:rPr>
        <w:t>Natural deduction as proof for 1(a)</w:t>
      </w:r>
    </w:p>
    <w:p w14:paraId="1C3BF927" w14:textId="66BCB49D" w:rsidR="00CD616D" w:rsidRDefault="00CD616D" w:rsidP="00CD616D">
      <w:pPr>
        <w:rPr>
          <w:lang w:val="en-US"/>
        </w:rPr>
      </w:pPr>
      <w:r>
        <w:rPr>
          <w:lang w:val="en-US"/>
        </w:rPr>
        <w:t>Prove that the following holds true, using the FOL statements from 1(a) as premises:</w:t>
      </w:r>
    </w:p>
    <w:p w14:paraId="2855ED26" w14:textId="42B40456" w:rsidR="00CD616D" w:rsidRPr="00AF0244" w:rsidRDefault="00CD616D" w:rsidP="00CD616D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There is a research topic that Cris studies</m:t>
          </m:r>
        </m:oMath>
      </m:oMathPara>
    </w:p>
    <w:p w14:paraId="74B0E66C" w14:textId="17B1BF61" w:rsidR="00AF0244" w:rsidRDefault="00AF0244" w:rsidP="00AF0244">
      <w:pPr>
        <w:rPr>
          <w:lang w:val="en-US"/>
        </w:rPr>
      </w:pPr>
      <w:r>
        <w:rPr>
          <w:lang w:val="en-US"/>
        </w:rPr>
        <w:t>Proof.</w:t>
      </w:r>
    </w:p>
    <w:p w14:paraId="5778AF9E" w14:textId="4B01C241" w:rsidR="00F43FB1" w:rsidRDefault="00C810C4" w:rsidP="00F43FB1">
      <w:pPr>
        <w:rPr>
          <w:lang w:val="en-US"/>
        </w:rPr>
      </w:pPr>
      <w:r>
        <w:rPr>
          <w:lang w:val="en-US"/>
        </w:rPr>
        <w:t xml:space="preserve">Premises and variable assignment; </w:t>
      </w:r>
      <w:r w:rsidR="00F43FB1">
        <w:rPr>
          <w:lang w:val="en-US"/>
        </w:rPr>
        <w:t xml:space="preserve">I can’t include these in the tree; </w:t>
      </w:r>
      <w:r w:rsidR="00EE1B3E">
        <w:rPr>
          <w:lang w:val="en-US"/>
        </w:rPr>
        <w:t>(it</w:t>
      </w:r>
      <w:r w:rsidR="00886858">
        <w:rPr>
          <w:lang w:val="en-US"/>
        </w:rPr>
        <w:t xml:space="preserve"> </w:t>
      </w:r>
      <w:r w:rsidR="00F43FB1">
        <w:rPr>
          <w:lang w:val="en-US"/>
        </w:rPr>
        <w:t>goes off-screen</w:t>
      </w:r>
      <w:r>
        <w:rPr>
          <w:lang w:val="en-US"/>
        </w:rPr>
        <w:t>)</w:t>
      </w:r>
    </w:p>
    <w:p w14:paraId="3328CD10" w14:textId="7DEAE3C3" w:rsidR="00F43FB1" w:rsidRPr="00F43FB1" w:rsidRDefault="00000000" w:rsidP="00F43FB1">
      <w:pPr>
        <w:pStyle w:val="ListBullet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=works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cris, proj1</m:t>
            </m:r>
          </m:e>
        </m:d>
      </m:oMath>
    </w:p>
    <w:p w14:paraId="402994B4" w14:textId="25256D33" w:rsidR="00F43FB1" w:rsidRPr="00F43FB1" w:rsidRDefault="00000000" w:rsidP="00F43FB1">
      <w:pPr>
        <w:pStyle w:val="ListBullet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=∀P. ∃T. related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T, P</m:t>
            </m:r>
          </m:e>
        </m:d>
      </m:oMath>
    </w:p>
    <w:p w14:paraId="7B954F78" w14:textId="77777777" w:rsidR="00F43FB1" w:rsidRDefault="00000000" w:rsidP="00F43FB1">
      <w:pPr>
        <w:pStyle w:val="ListBullet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 xml:space="preserve">=∀P. ∀S. ∀T.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works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S, P</m:t>
                </m:r>
              </m:e>
            </m:d>
            <m:r>
              <w:rPr>
                <w:rFonts w:ascii="Cambria Math" w:hAnsi="Cambria Math"/>
                <w:lang w:val="en-US"/>
              </w:rPr>
              <m:t>∧related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T, P</m:t>
                </m:r>
              </m:e>
            </m:d>
            <m:r>
              <w:rPr>
                <w:rFonts w:ascii="Cambria Math" w:hAnsi="Cambria Math"/>
                <w:lang w:val="en-US"/>
              </w:rPr>
              <m:t>→studies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S, T</m:t>
                </m:r>
              </m:e>
            </m:d>
          </m:e>
        </m:d>
      </m:oMath>
    </w:p>
    <w:p w14:paraId="6D1CE384" w14:textId="6BBA303C" w:rsidR="00D97604" w:rsidRDefault="00000000" w:rsidP="00F43FB1">
      <w:pPr>
        <w:pStyle w:val="ListBullet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works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cris, proj1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∧related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α, proj1</m:t>
                </m:r>
              </m:e>
            </m:d>
          </m:e>
        </m:d>
        <m:r>
          <w:rPr>
            <w:rFonts w:ascii="Cambria Math" w:eastAsiaTheme="minorEastAsia" w:hAnsi="Cambria Math"/>
            <w:lang w:val="en-US"/>
          </w:rPr>
          <m:t>→studies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cris, α</m:t>
            </m:r>
          </m:e>
        </m:d>
      </m:oMath>
    </w:p>
    <w:p w14:paraId="15C3AB67" w14:textId="42B9D6E4" w:rsidR="00C810C4" w:rsidRPr="00F43FB1" w:rsidRDefault="00C810C4" w:rsidP="00C810C4">
      <w:pPr>
        <w:rPr>
          <w:lang w:val="en-US"/>
        </w:rPr>
      </w:pPr>
      <w:r>
        <w:rPr>
          <w:lang w:val="en-US"/>
        </w:rPr>
        <w:t>Proof.</w:t>
      </w:r>
    </w:p>
    <w:p w14:paraId="5F549802" w14:textId="5787473F" w:rsidR="00CD616D" w:rsidRPr="00C810C4" w:rsidRDefault="00000000" w:rsidP="00C810C4">
      <w:pPr>
        <w:pStyle w:val="ListBullet"/>
        <w:numPr>
          <w:ilvl w:val="0"/>
          <w:numId w:val="0"/>
        </w:numPr>
        <w:jc w:val="center"/>
        <w:rPr>
          <w:rFonts w:eastAsiaTheme="majorEastAsia" w:cstheme="majorBidi"/>
          <w:sz w:val="22"/>
          <w:szCs w:val="22"/>
          <w:lang w:val="en-US"/>
        </w:rPr>
      </w:pPr>
      <m:oMath>
        <m:box>
          <m:boxPr>
            <m:noBreak m:val="0"/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boxPr>
          <m:e>
            <m:eqArr>
              <m:eqArr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eqArrPr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sSub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∀E</m:t>
                        </m:r>
                      </m:sub>
                    </m:sSub>
                  </m:e>
                </m:box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 xml:space="preserve"> </m:t>
                </m:r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box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eqArr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ba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:lang w:val="en-US"/>
                                      </w:rPr>
                                      <m:t>related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α, proj1</m:t>
                                        </m:r>
                                      </m:e>
                                    </m:d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1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w:tab/>
                            </m:r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w:tab/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</m:bar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w:tab/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 xml:space="preserve"> </m:t>
                        </m:r>
                        <m:bar>
                          <m:bar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3</m:t>
                                </m:r>
                              </m:sub>
                            </m:sSub>
                          </m:e>
                        </m:ba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Pr>
                          <m:e>
                            <m:bar>
                              <m:bar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works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:lang w:val="en-US"/>
                                      </w:rPr>
                                      <m:t>cris, proj1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∧related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:lang w:val="en-US"/>
                                      </w:rPr>
                                      <m:t>α, proj1</m:t>
                                    </m:r>
                                  </m:e>
                                </m:d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∧I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w:tab/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Pr>
                          <m:e>
                            <m:bar>
                              <m:bar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  <w:lang w:val="en-US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∀E×3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Pr>
                          <m:e>
                            <m:bar>
                              <m:bar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2"/>
                                    <w:szCs w:val="22"/>
                                    <w:lang w:val="en-US"/>
                                  </w:rPr>
                                  <m:t>studies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i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2"/>
                                        <w:szCs w:val="22"/>
                                        <w:lang w:val="en-US"/>
                                      </w:rPr>
                                      <m:t>cris, α</m:t>
                                    </m:r>
                                  </m:e>
                                </m:d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2"/>
                                <w:szCs w:val="22"/>
                                <w:lang w:val="en-US"/>
                              </w:rPr>
                              <m:t>→E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sSubPr>
                          <m:e>
                            <m:bar>
                              <m:bar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2"/>
                                    <w:szCs w:val="22"/>
                                    <w:lang w:val="en-US"/>
                                  </w:rPr>
                                  <m:t>∃T. studies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i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2"/>
                                        <w:szCs w:val="22"/>
                                        <w:lang w:val="en-US"/>
                                      </w:rPr>
                                      <m:t>cris, T</m:t>
                                    </m:r>
                                  </m:e>
                                </m:d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2"/>
                                <w:szCs w:val="22"/>
                                <w:lang w:val="en-US"/>
                              </w:rPr>
                              <m:t>∃I</m:t>
                            </m:r>
                          </m:sub>
                        </m:sSub>
                      </m:e>
                    </m:eqArr>
                  </m:e>
                </m:box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sSubPr>
                  <m:e>
                    <m:bar>
                      <m:bar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∃T. related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T, proj1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 xml:space="preserve"> ∃T. studies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cris, T</m:t>
                            </m:r>
                          </m:e>
                        </m:d>
                      </m:e>
                    </m:ba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∃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1</m:t>
                        </m:r>
                      </m:sup>
                    </m:sSup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2"/>
                    <w:szCs w:val="22"/>
                    <w:lang w:val="en-US"/>
                  </w:rPr>
                </m:ctrlPr>
              </m:e>
              <m:e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∃T. studies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cris, T</m:t>
                    </m:r>
                  </m:e>
                </m:d>
              </m:e>
            </m:eqArr>
          </m:e>
        </m:box>
      </m:oMath>
      <w:del w:id="0" w:author="Justin Power" w:date="2026-08-26T11:03:00Z" w16du:dateUtc="2026-08-26T03:03:00Z">
        <w:r w:rsidR="00AF0244" w:rsidRPr="00D97604" w:rsidDel="00401483">
          <w:rPr>
            <w:sz w:val="22"/>
            <w:szCs w:val="22"/>
            <w:lang w:val="en-US"/>
          </w:rPr>
          <w:br w:type="page"/>
        </w:r>
      </w:del>
      <w:r w:rsidR="009D1BB3">
        <w:rPr>
          <w:lang w:val="en-US"/>
        </w:rPr>
        <w:lastRenderedPageBreak/>
        <w:t>Resolution</w:t>
      </w:r>
    </w:p>
    <w:p w14:paraId="2C40DF17" w14:textId="59447577" w:rsidR="00E850F3" w:rsidRDefault="009D1BB3" w:rsidP="00F80ED4">
      <w:pPr>
        <w:rPr>
          <w:lang w:val="en-US"/>
        </w:rPr>
      </w:pPr>
      <w:r>
        <w:rPr>
          <w:lang w:val="en-US"/>
        </w:rPr>
        <w:t>Use resolution to show that the following holds, using CNF from 1(b)</w:t>
      </w:r>
    </w:p>
    <w:p w14:paraId="73AE21E6" w14:textId="259A53CF" w:rsidR="004A659E" w:rsidRPr="004A659E" w:rsidRDefault="004A659E" w:rsidP="00F80ED4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There is a student studying ai</m:t>
          </m:r>
        </m:oMath>
      </m:oMathPara>
    </w:p>
    <w:p w14:paraId="30B93440" w14:textId="01949760" w:rsidR="004A659E" w:rsidRDefault="004A659E" w:rsidP="004A659E">
      <w:pPr>
        <w:rPr>
          <w:lang w:val="en-US"/>
        </w:rPr>
      </w:pPr>
      <w:r>
        <w:rPr>
          <w:lang w:val="en-US"/>
        </w:rPr>
        <w:t>Useful clauses:</w:t>
      </w:r>
    </w:p>
    <w:p w14:paraId="14A56C80" w14:textId="14B2D154" w:rsidR="004A659E" w:rsidRPr="004A659E" w:rsidRDefault="00000000" w:rsidP="004A659E">
      <w:pPr>
        <w:pStyle w:val="ListBullet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={related</m:t>
        </m:r>
        <m:d>
          <m:dPr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</m:d>
            <m:r>
              <w:rPr>
                <w:rFonts w:ascii="Cambria Math" w:hAnsi="Cambria Math"/>
                <w:lang w:val="en-US"/>
              </w:rPr>
              <m:t>, P</m:t>
            </m:r>
          </m:e>
        </m:d>
      </m:oMath>
    </w:p>
    <w:p w14:paraId="6F2A8A6A" w14:textId="41ED946A" w:rsidR="004A659E" w:rsidRPr="004A659E" w:rsidRDefault="00000000" w:rsidP="004A659E">
      <w:pPr>
        <w:pStyle w:val="ListBullet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¬works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S,P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, ¬related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T, P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, studies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S, T</m:t>
                </m:r>
              </m:e>
            </m:d>
          </m:e>
        </m:d>
      </m:oMath>
    </w:p>
    <w:p w14:paraId="313F7158" w14:textId="3C7210FD" w:rsidR="004A659E" w:rsidRPr="004A659E" w:rsidRDefault="00000000" w:rsidP="004A659E">
      <w:pPr>
        <w:pStyle w:val="ListBullet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¬supervises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X, P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, works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P, X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, P</m:t>
                </m:r>
              </m:e>
            </m:d>
          </m:e>
        </m:d>
      </m:oMath>
    </w:p>
    <w:p w14:paraId="6390D5E0" w14:textId="66360D18" w:rsidR="004A659E" w:rsidRPr="00470F43" w:rsidRDefault="00000000" w:rsidP="004A659E">
      <w:pPr>
        <w:pStyle w:val="ListBullet"/>
        <w:rPr>
          <w:rFonts w:eastAsiaTheme="minorEastAsia"/>
          <w:strike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trike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trike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trike/>
                <w:lang w:val="en-US"/>
              </w:rPr>
              <m:t>4</m:t>
            </m:r>
          </m:sub>
        </m:sSub>
        <m:r>
          <w:rPr>
            <w:rFonts w:ascii="Cambria Math" w:eastAsiaTheme="minorEastAsia" w:hAnsi="Cambria Math"/>
            <w:strike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trike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trike/>
                <w:lang w:val="en-US"/>
              </w:rPr>
              <m:t>works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trike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trike/>
                    <w:lang w:val="en-US"/>
                  </w:rPr>
                  <m:t>cris, proj1</m:t>
                </m:r>
              </m:e>
            </m:d>
          </m:e>
        </m:d>
      </m:oMath>
    </w:p>
    <w:p w14:paraId="70B387C7" w14:textId="6324B26F" w:rsidR="004A659E" w:rsidRPr="004A659E" w:rsidRDefault="00000000" w:rsidP="004A659E">
      <w:pPr>
        <w:pStyle w:val="ListBullet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5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related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ai, proj2</m:t>
                </m:r>
              </m:e>
            </m:d>
          </m:e>
        </m:d>
      </m:oMath>
    </w:p>
    <w:p w14:paraId="59C6F6D4" w14:textId="068053B0" w:rsidR="004A659E" w:rsidRPr="00470F43" w:rsidRDefault="00000000" w:rsidP="004A659E">
      <w:pPr>
        <w:pStyle w:val="ListBullet"/>
        <w:rPr>
          <w:rFonts w:eastAsiaTheme="minorEastAsia"/>
          <w:strike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trike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trike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trike/>
                <w:lang w:val="en-US"/>
              </w:rPr>
              <m:t>6</m:t>
            </m:r>
          </m:sub>
        </m:sSub>
        <m:r>
          <w:rPr>
            <w:rFonts w:ascii="Cambria Math" w:eastAsiaTheme="minorEastAsia" w:hAnsi="Cambria Math"/>
            <w:strike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trike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trike/>
                <w:lang w:val="en-US"/>
              </w:rPr>
              <m:t>related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trike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trike/>
                    <w:lang w:val="en-US"/>
                  </w:rPr>
                  <m:t>logic, proj2</m:t>
                </m:r>
              </m:e>
            </m:d>
          </m:e>
        </m:d>
      </m:oMath>
    </w:p>
    <w:p w14:paraId="3663B6B8" w14:textId="2BA56F48" w:rsidR="004A659E" w:rsidRDefault="00000000" w:rsidP="004A659E">
      <w:pPr>
        <w:pStyle w:val="ListBullet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7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supervises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alice, proj2</m:t>
                </m:r>
              </m:e>
            </m:d>
          </m:e>
        </m:d>
      </m:oMath>
    </w:p>
    <w:p w14:paraId="3EC23F49" w14:textId="6738ECD5" w:rsidR="004A659E" w:rsidRDefault="004A659E" w:rsidP="004A659E">
      <w:pPr>
        <w:rPr>
          <w:lang w:val="en-US"/>
        </w:rPr>
      </w:pPr>
      <w:r>
        <w:rPr>
          <w:lang w:val="en-US"/>
        </w:rPr>
        <w:t>Consider the following unifications:</w:t>
      </w:r>
    </w:p>
    <w:p w14:paraId="343963E7" w14:textId="70281D32" w:rsidR="004A659E" w:rsidRPr="004A659E" w:rsidRDefault="00000000" w:rsidP="004A659E">
      <w:pPr>
        <w:rPr>
          <w:rFonts w:eastAsiaTheme="minorEastAsia"/>
          <w:lang w:val="en-US"/>
        </w:rPr>
      </w:pPr>
      <m:oMathPara>
        <m:oMath>
          <m:box>
            <m:boxPr>
              <m:noBreak m:val="0"/>
              <m:ctrlPr>
                <w:rPr>
                  <w:rFonts w:ascii="Cambria Math" w:hAnsi="Cambria Math"/>
                  <w:i/>
                  <w:lang w:val="en-US"/>
                </w:rPr>
              </m:ctrlPr>
            </m:box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related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proj2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, proj2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 xml:space="preserve"> :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P↦proj2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¬works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S, proj2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, ¬related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ai, proj2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, studies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S, ai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 xml:space="preserve"> :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P↦proj2, T↦ai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=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¬supervises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alice, proj2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, works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proj2, alice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, proj2</m:t>
                          </m:r>
                        </m:e>
                      </m:d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 :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X↦alice, P↦proj2</m:t>
                      </m:r>
                    </m:e>
                  </m:d>
                </m:e>
              </m:eqArr>
            </m:e>
          </m:box>
        </m:oMath>
      </m:oMathPara>
    </w:p>
    <w:p w14:paraId="6213D341" w14:textId="411CFB20" w:rsidR="004A659E" w:rsidRDefault="004A659E" w:rsidP="004A659E">
      <w:pPr>
        <w:spacing w:before="240"/>
        <w:rPr>
          <w:lang w:val="en-US"/>
        </w:rPr>
      </w:pPr>
      <w:r>
        <w:rPr>
          <w:lang w:val="en-US"/>
        </w:rPr>
        <w:t>PBC: negate the goal:</w:t>
      </w:r>
    </w:p>
    <w:p w14:paraId="55E26FC2" w14:textId="6B6F2DFC" w:rsidR="004A659E" w:rsidRPr="00EE53B4" w:rsidRDefault="00000000" w:rsidP="004A659E">
      <w:pPr>
        <w:rPr>
          <w:rFonts w:eastAsiaTheme="minorEastAsia"/>
          <w:lang w:val="en-US"/>
        </w:rPr>
      </w:pPr>
      <m:oMathPara>
        <m:oMath>
          <m:box>
            <m:boxPr>
              <m:noBreak m:val="0"/>
              <m:ctrlPr>
                <w:rPr>
                  <w:rFonts w:ascii="Cambria Math" w:hAnsi="Cambria Math"/>
                  <w:i/>
                  <w:lang w:val="en-US"/>
                </w:rPr>
              </m:ctrlPr>
            </m:box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∃S. studies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S, ai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  <w:lang w:val="en-US"/>
                    </w:rPr>
                    <m:t>¬∃S. studies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S, ai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negation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≡∀S. ¬studies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S, ai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 xml:space="preserve"> pushing negation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≡¬studies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S, ai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generalisation</m:t>
                  </m:r>
                  <m:ctrlPr>
                    <w:rPr>
                      <w:rFonts w:ascii="Cambria Math" w:eastAsia="Cambria Math" w:hAnsi="Cambria Math" w:cs="Cambria Math"/>
                      <w:iCs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∴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8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=</m:t>
                  </m:r>
                  <m:borderBox>
                    <m:borderBox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lang w:val="en-US"/>
                        </w:rPr>
                      </m:ctrlPr>
                    </m:borderBox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¬studies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S, ai</m:t>
                              </m:r>
                            </m:e>
                          </m:d>
                        </m:e>
                      </m:d>
                    </m:e>
                  </m:borderBox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CNF form</m:t>
                  </m:r>
                </m:e>
              </m:eqArr>
            </m:e>
          </m:box>
        </m:oMath>
      </m:oMathPara>
    </w:p>
    <w:p w14:paraId="5501486D" w14:textId="49108DC5" w:rsidR="00B60523" w:rsidRDefault="00B60523" w:rsidP="00EE53B4">
      <w:pPr>
        <w:rPr>
          <w:lang w:val="en-US"/>
        </w:rPr>
      </w:pPr>
      <w:r>
        <w:rPr>
          <w:lang w:val="en-US"/>
        </w:rPr>
        <w:t>Resolution:</w:t>
      </w:r>
    </w:p>
    <w:p w14:paraId="19FBFC0E" w14:textId="77777777" w:rsidR="00A5173E" w:rsidRPr="00A5173E" w:rsidRDefault="00000000" w:rsidP="00AC45ED">
      <w:pPr>
        <w:rPr>
          <w:rFonts w:eastAsiaTheme="minorEastAsia"/>
          <w:lang w:val="en-US"/>
        </w:rPr>
      </w:pPr>
      <m:oMathPara>
        <m:oMath>
          <m:box>
            <m:boxPr>
              <m:noBreak m:val="0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ox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 xml:space="preserve">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8</m:t>
                              </m:r>
                            </m:sub>
                          </m:sSub>
                        </m:e>
                      </m:ba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resolvent: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studies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S, ai</m:t>
                          </m:r>
                        </m:e>
                      </m:d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bar>
                        <m:bar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barPr>
                        <m:e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¬works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S, proj2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, ¬related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ai, proj2</m:t>
                                  </m:r>
                                </m:e>
                              </m:d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 xml:space="preserve"> 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ba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resolvent: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related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ai, proj2</m:t>
                          </m:r>
                        </m:e>
                      </m:d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bar>
                        <m:bar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lang w:val="en-US"/>
                                    </w:rPr>
                                    <m:t>¬works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lang w:val="en-US"/>
                                        </w:rPr>
                                        <m:t>g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Cambria Math" w:hAnsi="Cambria Math" w:cs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Cambria Math" w:hAnsi="Cambria Math" w:cs="Cambria Math"/>
                                              <w:lang w:val="en-US"/>
                                            </w:rPr>
                                            <m:t>proj2, alice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lang w:val="en-US"/>
                                        </w:rPr>
                                        <m:t>, proj2</m:t>
                                      </m:r>
                                    </m:e>
                                  </m:d>
                                </m:e>
                              </m:d>
                            </m:e>
                            <m:sub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lang w:val="en-US"/>
                                    </w:rPr>
                                    <m:t>S↦g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lang w:val="en-US"/>
                                        </w:rPr>
                                        <m:t>proj2, alice</m:t>
                                      </m:r>
                                    </m:e>
                                  </m:d>
                                </m:e>
                              </m:d>
                            </m:sub>
                          </m:s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 xml:space="preserve">  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bar>
                      <m:ctrlPr>
                        <w:rPr>
                          <w:rFonts w:ascii="Cambria Math" w:eastAsia="Cambria Math" w:hAnsi="Cambria Math" w:cs="Cambria Math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US"/>
                        </w:rPr>
                        <m:t>resolvent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:works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proj2, alice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, proj2</m:t>
                          </m:r>
                        </m:e>
                      </m:d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bar>
                        <m:bar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{¬supervises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alice, proj2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 xml:space="preserve">  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7</m:t>
                              </m:r>
                            </m:sub>
                          </m:sSub>
                        </m:e>
                      </m:bar>
                      <m:ctrlPr>
                        <w:rPr>
                          <w:rFonts w:ascii="Cambria Math" w:eastAsia="Cambria Math" w:hAnsi="Cambria Math" w:cs="Cambria Math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lang w:val="en-US"/>
                        </w:rPr>
                        <m:t>resolvent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: supervises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alice, proj2</m:t>
                          </m:r>
                        </m:e>
                      </m:d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□</m:t>
                  </m:r>
                </m:e>
              </m:eqArr>
            </m:e>
          </m:box>
        </m:oMath>
      </m:oMathPara>
    </w:p>
    <w:p w14:paraId="6E30A789" w14:textId="0C7FB2D3" w:rsidR="00AC45ED" w:rsidRPr="00A5173E" w:rsidRDefault="002A7A48" w:rsidP="00AC45E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the empty clause </w:t>
      </w:r>
      <m:oMath>
        <m:r>
          <w:rPr>
            <w:rFonts w:ascii="Cambria Math" w:eastAsiaTheme="minorEastAsia" w:hAnsi="Cambria Math"/>
            <w:lang w:val="en-US"/>
          </w:rPr>
          <m:t>□</m:t>
        </m:r>
      </m:oMath>
      <w:r>
        <w:rPr>
          <w:rFonts w:eastAsiaTheme="minorEastAsia"/>
          <w:lang w:val="en-US"/>
        </w:rPr>
        <w:t xml:space="preserve"> was derived, then the negated goal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8</m:t>
            </m:r>
          </m:sub>
        </m:sSub>
      </m:oMath>
      <w:r>
        <w:rPr>
          <w:rFonts w:eastAsiaTheme="minorEastAsia"/>
          <w:lang w:val="en-US"/>
        </w:rPr>
        <w:t xml:space="preserve"> is refuted; so </w:t>
      </w:r>
      <m:oMath>
        <m:r>
          <w:rPr>
            <w:rFonts w:ascii="Cambria Math" w:eastAsiaTheme="minorEastAsia" w:hAnsi="Cambria Math"/>
            <w:lang w:val="en-US"/>
          </w:rPr>
          <m:t>∃S.studies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S, ai</m:t>
            </m:r>
          </m:e>
        </m:d>
      </m:oMath>
      <w:r>
        <w:rPr>
          <w:rFonts w:eastAsiaTheme="minorEastAsia"/>
          <w:lang w:val="en-US"/>
        </w:rPr>
        <w:t xml:space="preserve"> holds.</w:t>
      </w:r>
    </w:p>
    <w:sectPr w:rsidR="00AC45ED" w:rsidRPr="00A5173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4843E" w14:textId="77777777" w:rsidR="00465A13" w:rsidRDefault="00465A13" w:rsidP="00C666F9">
      <w:pPr>
        <w:spacing w:after="0" w:line="240" w:lineRule="auto"/>
      </w:pPr>
      <w:r>
        <w:separator/>
      </w:r>
    </w:p>
  </w:endnote>
  <w:endnote w:type="continuationSeparator" w:id="0">
    <w:p w14:paraId="1ED7945C" w14:textId="77777777" w:rsidR="00465A13" w:rsidRDefault="00465A13" w:rsidP="00C66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AD6FD" w14:textId="77777777" w:rsidR="00465A13" w:rsidRDefault="00465A13" w:rsidP="00C666F9">
      <w:pPr>
        <w:spacing w:after="0" w:line="240" w:lineRule="auto"/>
      </w:pPr>
      <w:r>
        <w:separator/>
      </w:r>
    </w:p>
  </w:footnote>
  <w:footnote w:type="continuationSeparator" w:id="0">
    <w:p w14:paraId="73C8CB8D" w14:textId="77777777" w:rsidR="00465A13" w:rsidRDefault="00465A13" w:rsidP="00C66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9A88" w14:textId="23807A03" w:rsidR="00C666F9" w:rsidRPr="00C666F9" w:rsidRDefault="00C666F9">
    <w:pPr>
      <w:pStyle w:val="Header"/>
      <w:rPr>
        <w:lang w:val="en-US"/>
      </w:rPr>
    </w:pPr>
    <w:r>
      <w:rPr>
        <w:lang w:val="en-US"/>
      </w:rPr>
      <w:t>Justin Power | 24174788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83A80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97F0280"/>
    <w:multiLevelType w:val="hybridMultilevel"/>
    <w:tmpl w:val="EB5243C4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54DA2"/>
    <w:multiLevelType w:val="multilevel"/>
    <w:tmpl w:val="0302A1B4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403984139">
    <w:abstractNumId w:val="0"/>
  </w:num>
  <w:num w:numId="2" w16cid:durableId="93523571">
    <w:abstractNumId w:val="1"/>
  </w:num>
  <w:num w:numId="3" w16cid:durableId="210653028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stin Power">
    <w15:presenceInfo w15:providerId="Windows Live" w15:userId="098a60d6ac7b94e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F9"/>
    <w:rsid w:val="00097AAE"/>
    <w:rsid w:val="000B76B0"/>
    <w:rsid w:val="00136FE1"/>
    <w:rsid w:val="001A3866"/>
    <w:rsid w:val="001C0550"/>
    <w:rsid w:val="001F053E"/>
    <w:rsid w:val="0023304D"/>
    <w:rsid w:val="00236A2E"/>
    <w:rsid w:val="00246A68"/>
    <w:rsid w:val="002A7A48"/>
    <w:rsid w:val="002F3B71"/>
    <w:rsid w:val="003207DA"/>
    <w:rsid w:val="003278EC"/>
    <w:rsid w:val="0038223E"/>
    <w:rsid w:val="003A0883"/>
    <w:rsid w:val="003A7231"/>
    <w:rsid w:val="003E6B30"/>
    <w:rsid w:val="00401483"/>
    <w:rsid w:val="00465A13"/>
    <w:rsid w:val="00470F43"/>
    <w:rsid w:val="004A49C3"/>
    <w:rsid w:val="004A659E"/>
    <w:rsid w:val="004C0D53"/>
    <w:rsid w:val="004D2D11"/>
    <w:rsid w:val="00564217"/>
    <w:rsid w:val="005910EC"/>
    <w:rsid w:val="00615692"/>
    <w:rsid w:val="006C4070"/>
    <w:rsid w:val="006F118D"/>
    <w:rsid w:val="00745A5F"/>
    <w:rsid w:val="00754A5A"/>
    <w:rsid w:val="007C1B35"/>
    <w:rsid w:val="007D0B7D"/>
    <w:rsid w:val="0081464A"/>
    <w:rsid w:val="00815B9D"/>
    <w:rsid w:val="00822577"/>
    <w:rsid w:val="00874D35"/>
    <w:rsid w:val="00885F76"/>
    <w:rsid w:val="00886858"/>
    <w:rsid w:val="008B2B6D"/>
    <w:rsid w:val="008C5258"/>
    <w:rsid w:val="008D5322"/>
    <w:rsid w:val="00942382"/>
    <w:rsid w:val="00961079"/>
    <w:rsid w:val="009D1BB3"/>
    <w:rsid w:val="009D71BB"/>
    <w:rsid w:val="009E3719"/>
    <w:rsid w:val="00A35D84"/>
    <w:rsid w:val="00A5173E"/>
    <w:rsid w:val="00A901F7"/>
    <w:rsid w:val="00AC45ED"/>
    <w:rsid w:val="00AE0FED"/>
    <w:rsid w:val="00AE6B0B"/>
    <w:rsid w:val="00AF0244"/>
    <w:rsid w:val="00B258E1"/>
    <w:rsid w:val="00B30065"/>
    <w:rsid w:val="00B60523"/>
    <w:rsid w:val="00B7111B"/>
    <w:rsid w:val="00C06921"/>
    <w:rsid w:val="00C32D4C"/>
    <w:rsid w:val="00C33C9A"/>
    <w:rsid w:val="00C6262B"/>
    <w:rsid w:val="00C666F9"/>
    <w:rsid w:val="00C810C4"/>
    <w:rsid w:val="00C968A4"/>
    <w:rsid w:val="00CD616D"/>
    <w:rsid w:val="00D52882"/>
    <w:rsid w:val="00D968C8"/>
    <w:rsid w:val="00D97604"/>
    <w:rsid w:val="00DF1C14"/>
    <w:rsid w:val="00E403F9"/>
    <w:rsid w:val="00E4763C"/>
    <w:rsid w:val="00E636B4"/>
    <w:rsid w:val="00E850F3"/>
    <w:rsid w:val="00EA69B1"/>
    <w:rsid w:val="00EE1B3E"/>
    <w:rsid w:val="00EE53B4"/>
    <w:rsid w:val="00F32A97"/>
    <w:rsid w:val="00F43FB1"/>
    <w:rsid w:val="00F80ED4"/>
    <w:rsid w:val="00FB7BE3"/>
    <w:rsid w:val="00FC5E92"/>
    <w:rsid w:val="00FE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D4310"/>
  <w15:chartTrackingRefBased/>
  <w15:docId w15:val="{92D3D398-9CA6-4586-9360-E6988D09E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6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6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6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66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F9"/>
  </w:style>
  <w:style w:type="paragraph" w:styleId="Footer">
    <w:name w:val="footer"/>
    <w:basedOn w:val="Normal"/>
    <w:link w:val="FooterChar"/>
    <w:uiPriority w:val="99"/>
    <w:unhideWhenUsed/>
    <w:rsid w:val="00C666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F9"/>
  </w:style>
  <w:style w:type="paragraph" w:styleId="ListBullet">
    <w:name w:val="List Bullet"/>
    <w:basedOn w:val="Normal"/>
    <w:uiPriority w:val="99"/>
    <w:unhideWhenUsed/>
    <w:rsid w:val="00C666F9"/>
    <w:pPr>
      <w:numPr>
        <w:numId w:val="1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C666F9"/>
    <w:rPr>
      <w:color w:val="666666"/>
    </w:rPr>
  </w:style>
  <w:style w:type="table" w:styleId="TableGrid">
    <w:name w:val="Table Grid"/>
    <w:basedOn w:val="TableNormal"/>
    <w:uiPriority w:val="39"/>
    <w:rsid w:val="009423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9423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94238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94238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423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423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4238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94238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6">
    <w:name w:val="Grid Table 1 Light Accent 6"/>
    <w:basedOn w:val="TableNormal"/>
    <w:uiPriority w:val="46"/>
    <w:rsid w:val="00942382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7Colorful">
    <w:name w:val="List Table 7 Colorful"/>
    <w:basedOn w:val="TableNormal"/>
    <w:uiPriority w:val="52"/>
    <w:rsid w:val="0094238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5Dark">
    <w:name w:val="List Table 5 Dark"/>
    <w:basedOn w:val="TableNormal"/>
    <w:uiPriority w:val="50"/>
    <w:rsid w:val="0094238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4238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vision">
    <w:name w:val="Revision"/>
    <w:hidden/>
    <w:uiPriority w:val="99"/>
    <w:semiHidden/>
    <w:rsid w:val="004014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4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Power</dc:creator>
  <cp:keywords/>
  <dc:description/>
  <cp:lastModifiedBy>Justin Power</cp:lastModifiedBy>
  <cp:revision>26</cp:revision>
  <cp:lastPrinted>2026-08-27T08:27:00Z</cp:lastPrinted>
  <dcterms:created xsi:type="dcterms:W3CDTF">2026-08-15T06:03:00Z</dcterms:created>
  <dcterms:modified xsi:type="dcterms:W3CDTF">2026-08-27T09:12:00Z</dcterms:modified>
</cp:coreProperties>
</file>